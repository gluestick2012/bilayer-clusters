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574A6F" w14:textId="45921EA8" w:rsidR="00D74229" w:rsidRDefault="00D74229" w:rsidP="00E81DA0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1.1</w:t>
      </w:r>
      <w:ins w:id="0" w:author="Ang Tze Heng, Tristan" w:date="2018-03-21T23:39:00Z">
        <w:r w:rsidR="00827BD4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.1</w:t>
        </w:r>
      </w:ins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Lipid Bilayer</w:t>
      </w:r>
      <w:ins w:id="1" w:author="Starr, Francis" w:date="2018-03-07T21:28:00Z">
        <w:r w:rsidR="001E1C30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s and Membranes</w:t>
        </w:r>
      </w:ins>
    </w:p>
    <w:p w14:paraId="05E80C45" w14:textId="11AEE442" w:rsidR="000F0696" w:rsidRDefault="001E1C30" w:rsidP="00E81DA0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bookmarkStart w:id="2" w:name="_GoBack"/>
      <w:bookmarkEnd w:id="2"/>
      <w:ins w:id="3" w:author="Starr, Francis" w:date="2018-03-07T21:28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Many </w:t>
        </w:r>
      </w:ins>
      <w:r w:rsidR="007F28C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b</w:t>
      </w:r>
      <w:r w:rsidR="00B03DF8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iological components are “soft”</w:t>
      </w:r>
      <w:r w:rsidR="000F069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,</w:t>
      </w:r>
      <w:r w:rsidR="007F28C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867A25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meaning that they are fluid-like</w:t>
      </w:r>
      <w:r w:rsidR="00ED0F7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(or viscoelastic)</w:t>
      </w:r>
      <w:r w:rsidR="00867A25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, </w:t>
      </w:r>
    </w:p>
    <w:p w14:paraId="0ECA74A2" w14:textId="07E9163D" w:rsidR="0061151D" w:rsidRDefault="00867A25" w:rsidP="00CF5A09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have bond energies </w:t>
      </w:r>
      <w:r w:rsidR="00F43F92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comparable to room temperature thermal energies, and exhibit diverse phases with long-range order. These properties result in interesting behaviors such as self-assembly, dynamic heterogeneity, and phase separation</w:t>
      </w:r>
      <w:r w:rsidR="00BE49B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(or phase transitions)</w:t>
      </w:r>
      <w:r w:rsidR="00F43F92" w:rsidRPr="00E81DA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CF5A09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61151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In this thesis, we would be focusing on lipid bilayers, a form of soft matter which exhibits all the above-mentioned properties. </w:t>
      </w:r>
    </w:p>
    <w:p w14:paraId="18DB61B8" w14:textId="7DC6E1E8" w:rsidR="009A394E" w:rsidRPr="000F241E" w:rsidRDefault="002323E9" w:rsidP="0057595C">
      <w:pPr>
        <w:spacing w:after="0" w:line="480" w:lineRule="auto"/>
        <w:rPr>
          <w:rFonts w:ascii="Times" w:hAnsi="Times" w:cs="Times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ab/>
      </w:r>
      <w:r w:rsidR="00F44C6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The lipid bilayer is primarily composed of phospholipids, sterols, and an assortment of membrane proteins. </w:t>
      </w:r>
      <w:r w:rsidR="00BB16E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They are the membranes that surround all cells and many sub-cellular structures. Their primary function is to isolate the interior of the cell from the exterior of the cell</w:t>
      </w:r>
      <w:ins w:id="4" w:author="Starr, Francis" w:date="2018-03-07T21:36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, and regulate the flow of material across the membrane</w:t>
        </w:r>
      </w:ins>
      <w:r w:rsidR="00BB16E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As such, the lipid bilayer is impermeable to nearly all water-soluble molecules, despite it being on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ly a few nanometers in width</w:t>
      </w:r>
      <w:ins w:id="5" w:author="Ang Tze Heng, Tristan" w:date="2018-03-21T23:51:00Z">
        <w:r w:rsidR="003F4CA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 </w:t>
        </w:r>
      </w:ins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&lt;EndNote&gt;&lt;Cite&gt;&lt;Author&gt;Andersen&lt;/Author&gt;&lt;Year&gt;2007&lt;/Year&gt;&lt;RecNum&gt;1&lt;/RecNum&gt;&lt;DisplayText&gt;[1]&lt;/DisplayText&gt;&lt;record&gt;&lt;rec-number&gt;1&lt;/rec-number&gt;&lt;foreign-keys&gt;&lt;key app="EN" db-id="2zvx0fea9z2tzyedrdovep0qp590edpsdvax" timestamp="1521690630"&gt;1&lt;/key&gt;&lt;/foreign-keys&gt;&lt;ref-type name="Journal Article"&gt;17&lt;/ref-type&gt;&lt;contributors&gt;&lt;authors&gt;&lt;author&gt;Andersen, Olaf S.&lt;/author&gt;&lt;author&gt;Koeppe, Roger E.&lt;/author&gt;&lt;/authors&gt;&lt;/contributors&gt;&lt;titles&gt;&lt;title&gt;Bilayer thickness and membrane protein function: an energetic perspective&lt;/title&gt;&lt;secondary-title&gt;Annual review of biophysics and biomolecular structure&lt;/secondary-title&gt;&lt;/titles&gt;&lt;periodical&gt;&lt;full-title&gt;Annual review of biophysics and biomolecular structure&lt;/full-title&gt;&lt;/periodical&gt;&lt;pages&gt;107&lt;/pages&gt;&lt;volume&gt;36&lt;/volume&gt;&lt;keywords&gt;&lt;keyword&gt;Biophysics -- Methods&lt;/keyword&gt;&lt;keyword&gt;Cell Membrane -- Metabolism&lt;/keyword&gt;&lt;keyword&gt;Gramicidin -- Chemistry&lt;/keyword&gt;&lt;keyword&gt;Lipid Bilayers -- Chemistry&lt;/keyword&gt;&lt;keyword&gt;Lipids -- Chemistry&lt;/keyword&gt;&lt;/keywords&gt;&lt;dates&gt;&lt;year&gt;2007&lt;/year&gt;&lt;/dates&gt;&lt;isbn&gt;1056-8700&lt;/isbn&gt;&lt;urls&gt;&lt;/urls&gt;&lt;/record&gt;&lt;/Cite&gt;&lt;/EndNote&gt;</w:instrText>
      </w:r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[1]</w:t>
      </w:r>
      <w:r w:rsidR="003F4CA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del w:id="6" w:author="Ang Tze Heng, Tristan" w:date="2018-03-21T23:50:00Z">
        <w:r w:rsidR="002F2CF2" w:rsidDel="003F4CA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[1]</w:delText>
        </w:r>
      </w:del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2B422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 membrane proteins present on the lip</w:t>
      </w:r>
      <w:r w:rsidR="005D73D0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id bilayer serve </w:t>
      </w:r>
      <w:r w:rsidR="000475C7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to selectively transport ions and molecules across the bilayer. Additionally, they can also function as membrane receptors and relay signals between the cell’s internal and external environments. </w:t>
      </w:r>
      <w:r w:rsidR="0035662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Since processes such as signal relaying and ion transport have to occur at specific sites in the cell, </w:t>
      </w:r>
      <w:r w:rsidR="00D5328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their execution</w:t>
      </w:r>
      <w:r w:rsidR="00183B4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D5328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is</w:t>
      </w:r>
      <w:r w:rsidR="00183B4F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highly dependent on the dynamics of the surrounding lipid matrix</w:t>
      </w:r>
      <w:ins w:id="7" w:author="Ang Tze Heng, Tristan" w:date="2018-03-22T00:15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. </w:t>
        </w:r>
      </w:ins>
      <w:ins w:id="8" w:author="Ang Tze Heng, Tristan" w:date="2018-03-22T00:16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Unfortunately, </w:t>
        </w:r>
      </w:ins>
      <w:del w:id="9" w:author="Ang Tze Heng, Tristan" w:date="2018-03-22T00:15:00Z">
        <w:r w:rsidR="00C24654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and the very controversial concept of lipid </w:delText>
        </w:r>
        <w:commentRangeStart w:id="10"/>
        <w:r w:rsidR="00C24654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rafts</w:delText>
        </w:r>
        <w:commentRangeEnd w:id="10"/>
        <w:r w:rsidR="00FC0EF8" w:rsidDel="003D0B1D">
          <w:rPr>
            <w:rStyle w:val="CommentReference"/>
          </w:rPr>
          <w:commentReference w:id="10"/>
        </w:r>
      </w:del>
      <w:ins w:id="11" w:author="Starr, Francis" w:date="2018-03-07T21:37:00Z">
        <w:del w:id="12" w:author="Ang Tze Heng, Tristan" w:date="2018-03-22T00:15:00Z">
          <w:r w:rsidR="00FC0EF8" w:rsidDel="003D0B1D">
            <w:rPr>
              <w:rFonts w:ascii="Arial" w:eastAsia="Times New Roman" w:hAnsi="Arial" w:cs="Arial"/>
              <w:color w:val="000000"/>
              <w:shd w:val="clear" w:color="auto" w:fill="FFFFFF"/>
              <w:lang w:eastAsia="en-US"/>
            </w:rPr>
            <w:delText>[ref]</w:delText>
          </w:r>
        </w:del>
      </w:ins>
      <w:del w:id="13" w:author="Ang Tze Heng, Tristan" w:date="2018-03-22T00:15:00Z">
        <w:r w:rsidR="00183B4F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. </w:delText>
        </w:r>
      </w:del>
      <w:ins w:id="14" w:author="Ang Tze Heng, Tristan" w:date="2018-03-22T00:16:00Z">
        <w:r w:rsidR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d</w:t>
        </w:r>
      </w:ins>
      <w:del w:id="15" w:author="Ang Tze Heng, Tristan" w:date="2018-03-22T00:16:00Z">
        <w:r w:rsidR="0057595C" w:rsidDel="003D0B1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D</w:delText>
        </w:r>
      </w:del>
      <w:r w:rsidR="005759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espite its importance in frequent biological processes, the dynamic behavior of the lipid bilayer is not well understood </w: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&lt;EndNote&gt;&lt;Cite&gt;&lt;Author&gt;Andersen&lt;/Author&gt;&lt;Year&gt;2007&lt;/Year&gt;&lt;RecNum&gt;1&lt;/RecNum&gt;&lt;DisplayText&gt;[1]&lt;/DisplayText&gt;&lt;record&gt;&lt;rec-number&gt;1&lt;/rec-number&gt;&lt;foreign-keys&gt;&lt;key app="EN" db-id="2zvx0fea9z2tzyedrdovep0qp590edpsdvax" timestamp="1521690630"&gt;1&lt;/key&gt;&lt;/foreign-keys&gt;&lt;ref-type name="Journal Article"&gt;17&lt;/ref-type&gt;&lt;contributors&gt;&lt;authors&gt;&lt;author&gt;Andersen, Olaf S.&lt;/author&gt;&lt;author&gt;Koeppe, Roger E.&lt;/author&gt;&lt;/authors&gt;&lt;/contributors&gt;&lt;titles&gt;&lt;title&gt;Bilayer thickness and membrane protein function: an energetic perspective&lt;/title&gt;&lt;secondary-title&gt;Annual review of biophysics and biomolecular structure&lt;/secondary-title&gt;&lt;/titles&gt;&lt;periodical&gt;&lt;full-title&gt;Annual review of biophysics and biomolecular structure&lt;/full-title&gt;&lt;/periodical&gt;&lt;pages&gt;107&lt;/pages&gt;&lt;volume&gt;36&lt;/volume&gt;&lt;keywords&gt;&lt;keyword&gt;Biophysics -- Methods&lt;/keyword&gt;&lt;keyword&gt;Cell Membrane -- Metabolism&lt;/keyword&gt;&lt;keyword&gt;Gramicidin -- Chemistry&lt;/keyword&gt;&lt;keyword&gt;Lipid Bilayers -- Chemistry&lt;/keyword&gt;&lt;keyword&gt;Lipids -- Chemistry&lt;/keyword&gt;&lt;/keywords&gt;&lt;dates&gt;&lt;year&gt;2007&lt;/year&gt;&lt;/dates&gt;&lt;isbn&gt;1056-8700&lt;/isbn&gt;&lt;urls&gt;&lt;/urls&gt;&lt;/record&gt;&lt;/Cite&gt;&lt;/EndNote&gt;</w:instrTex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[1]</w:t>
      </w:r>
      <w:r w:rsidR="00F815A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del w:id="16" w:author="Ang Tze Heng, Tristan" w:date="2018-03-21T23:59:00Z">
        <w:r w:rsidR="0057595C" w:rsidDel="00F815AB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[1]</w:delText>
        </w:r>
      </w:del>
      <w:r w:rsidR="005759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</w:p>
    <w:p w14:paraId="5E85FEAC" w14:textId="1E5D4D25" w:rsidR="0057595C" w:rsidRDefault="000F241E" w:rsidP="008B358D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D74229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1.1.2 Introduction about Cholesterol</w:t>
      </w:r>
    </w:p>
    <w:p w14:paraId="26FDE3B3" w14:textId="0DCF1973" w:rsidR="008B358D" w:rsidRDefault="00C96B29" w:rsidP="0057595C">
      <w:pPr>
        <w:spacing w:after="0" w:line="480" w:lineRule="auto"/>
        <w:ind w:firstLine="720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Cholesterol is </w:t>
      </w:r>
      <w:ins w:id="17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one of the most abundant </w:t>
        </w:r>
      </w:ins>
      <w:r w:rsidR="00D862D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molecule</w:t>
      </w:r>
      <w:ins w:id="18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s in lipid layers and </w:t>
        </w:r>
      </w:ins>
      <w:del w:id="19" w:author="Starr, Francis" w:date="2018-03-07T21:38:00Z">
        <w:r w:rsidR="00D862DA" w:rsidDel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 </w:delText>
        </w:r>
        <w:r w:rsidR="00160978" w:rsidDel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 xml:space="preserve">that </w:delText>
        </w:r>
      </w:del>
      <w:r w:rsidR="0016097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has </w:t>
      </w:r>
      <w:ins w:id="20" w:author="Starr, Francis" w:date="2018-03-07T21:38:00Z">
        <w:r w:rsidR="00FC0EF8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 xml:space="preserve">a </w:t>
        </w:r>
      </w:ins>
      <w:r w:rsidR="0016097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significant impact on the dynamics of the lipid bilayer.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Studies have shown that regions in the lipid bilayer enriched with a higher concentration of cholesterol</w:t>
      </w:r>
      <w:r w:rsidR="00D5592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7D17B8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are associated with less fluidity than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its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surrounding </w:t>
      </w:r>
      <w:r w:rsidR="008B35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regions</w:t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>
          <w:fldData xml:space="preserve">PEVuZE5vdGU+PENpdGU+PEF1dGhvcj5QaWtlPC9BdXRob3I+PFllYXI+MjAwMzwvWWVhcj48UmVj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</w:fldData>
        </w:fldCha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</w:instrText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>
          <w:fldData xml:space="preserve">PEVuZE5vdGU+PENpdGU+PEF1dGhvcj5QaWtlPC9BdXRob3I+PFllYXI+MjAwMzwvWWVhcj48UmVj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</w:fldData>
        </w:fldCha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EN.CITE.DATA </w:instrText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[2-4]</w:t>
      </w:r>
      <w:r w:rsidR="0028450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2F2CF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. </w:t>
      </w:r>
      <w:r w:rsidR="002A1E1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Additionally, 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whilst medical researchers </w:t>
      </w:r>
      <w:r w:rsidR="002A6E7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have acknowledged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that</w:t>
      </w:r>
      <w:r w:rsidR="00466A85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abnormalities in the lipid bilayer</w:t>
      </w:r>
      <w:r w:rsidR="00F0704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is one of the pathological hallmarks of Alzheimer’s Disease </w: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&lt;EndNote&gt;&lt;Cite&gt;&lt;Author&gt;Kosicek&lt;/Author&gt;&lt;Year&gt;2013&lt;/Year&gt;&lt;RecNum&gt;6&lt;/RecNum&gt;&lt;DisplayText&gt;[5]&lt;/DisplayText&gt;&lt;record&gt;&lt;rec-number&gt;6&lt;/rec-number&gt;&lt;foreign-keys&gt;&lt;key app="EN" db-id="2zvx0fea9z2tzyedrdovep0qp590edpsdvax" timestamp="1521691690"&gt;6&lt;/key&gt;&lt;/foreign-keys&gt;&lt;ref-type name="Generic"&gt;13&lt;/ref-type&gt;&lt;contributors&gt;&lt;authors&gt;&lt;author&gt;Kosicek, M.&lt;/author&gt;&lt;author&gt;Hecimovic, S.&lt;/author&gt;&lt;/authors&gt;&lt;/contributors&gt;&lt;titles&gt;&lt;title&gt;Phospholipids and Alzheimer’s Disease: Alterations, Mechanisms and Potential Biomarkers&lt;/title&gt;&lt;secondary-title&gt;Int. J. Mol. Sci.&lt;/secondary-title&gt;&lt;/titles&gt;&lt;pages&gt;1310-1322&lt;/pages&gt;&lt;volume&gt;14&lt;/volume&gt;&lt;keywords&gt;&lt;keyword&gt;Phospholipid&lt;/keyword&gt;&lt;keyword&gt;Alzheimer&amp;amp;amp&lt;/keyword&gt;&lt;keyword&gt;#8217&lt;/keyword&gt;&lt;keyword&gt;S Disease&lt;/keyword&gt;&lt;keyword&gt;Biomarker&lt;/keyword&gt;&lt;keyword&gt;Biology (General)&lt;/keyword&gt;&lt;keyword&gt;Qh301-705.5&lt;/keyword&gt;&lt;keyword&gt;Chemistry&lt;/keyword&gt;&lt;keyword&gt;Qd1-999&lt;/keyword&gt;&lt;keyword&gt;Biology&lt;/keyword&gt;&lt;keyword&gt;Chemistry&lt;/keyword&gt;&lt;/keywords&gt;&lt;dates&gt;&lt;year&gt;2013&lt;/year&gt;&lt;/dates&gt;&lt;isbn&gt;1422-0067&lt;/isbn&gt;&lt;urls&gt;&lt;/urls&gt;&lt;electronic-resource-num&gt;10.3390/ijms14011310&lt;/electronic-resource-num&gt;&lt;/record&gt;&lt;/Cite&gt;&lt;/EndNote&gt;</w:instrTex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[5]</w:t>
      </w:r>
      <w:r w:rsidR="000955AA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F0704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, they are </w:t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beginning to discover cholesterol’s significance in the pathways of this disease </w: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instrText xml:space="preserve"> ADDIN EN.CITE &lt;EndNote&gt;&lt;Cite&gt;&lt;Author&gt;Errico&lt;/Author&gt;&lt;Year&gt;2008&lt;/Year&gt;&lt;RecNum&gt;4&lt;/RecNum&gt;&lt;DisplayText&gt;[6]&lt;/DisplayText&gt;&lt;record&gt;&lt;rec-number&gt;4&lt;/rec-number&gt;&lt;foreign-keys&gt;&lt;key app="EN" db-id="2zvx0fea9z2tzyedrdovep0qp590edpsdvax" timestamp="1521691343"&gt;4&lt;/key&gt;&lt;/foreign-keys&gt;&lt;ref-type name="Journal Article"&gt;17&lt;/ref-type&gt;&lt;contributors&gt;&lt;authors&gt;&lt;author&gt;Errico, Gerardino&lt;/author&gt;&lt;author&gt;Vitiello, Giuseppe&lt;/author&gt;&lt;author&gt;Ortona, Ornella&lt;/author&gt;&lt;author&gt;Tedeschi, Annamaria&lt;/author&gt;&lt;author&gt;Ramunno, Anna&lt;/author&gt;&lt;author&gt;Ursi, Anna Maria&lt;/author&gt;&lt;/authors&gt;&lt;/contributors&gt;&lt;titles&gt;&lt;title&gt;Interaction between Alzheimer’s Aβ(25–35) peptide and phospholipid bilayers: The role of cholesterol&lt;/title&gt;&lt;secondary-title&gt;BBA - Biomembranes&lt;/secondary-title&gt;&lt;/titles&gt;&lt;periodical&gt;&lt;full-title&gt;BBA - Biomembranes&lt;/full-title&gt;&lt;/periodical&gt;&lt;pages&gt;2710-2716&lt;/pages&gt;&lt;volume&gt;1778&lt;/volume&gt;&lt;number&gt;12&lt;/number&gt;&lt;keywords&gt;&lt;keyword&gt;Alzheimer Disease&lt;/keyword&gt;&lt;keyword&gt;Amyloid Peptides&lt;/keyword&gt;&lt;keyword&gt;Phospholipids&lt;/keyword&gt;&lt;keyword&gt;Cholesterol&lt;/keyword&gt;&lt;keyword&gt;Electron Paramagnetic Resonance&lt;/keyword&gt;&lt;/keywords&gt;&lt;dates&gt;&lt;year&gt;2008&lt;/year&gt;&lt;/dates&gt;&lt;isbn&gt;0005-2736&lt;/isbn&gt;&lt;urls&gt;&lt;/urls&gt;&lt;electronic-resource-num&gt;10.1016/j.bbamem.2008.07.014&lt;/electronic-resource-num&gt;&lt;/record&gt;&lt;/Cite&gt;&lt;/EndNote&gt;</w:instrTex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t>[6]</w:t>
      </w:r>
      <w:r w:rsidR="005E343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fldChar w:fldCharType="end"/>
      </w:r>
      <w:r w:rsidR="00A659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2A6E7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0A4F7B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lastRenderedPageBreak/>
        <w:t>Thus, in order to be</w:t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tter understand the </w:t>
      </w:r>
      <w:commentRangeStart w:id="21"/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heterogeneous dynamics</w:t>
      </w:r>
      <w:commentRangeEnd w:id="21"/>
      <w:r w:rsidR="00FC0EF8">
        <w:rPr>
          <w:rStyle w:val="CommentReference"/>
        </w:rPr>
        <w:commentReference w:id="21"/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of the lipid bilayer, it would pay dividends to</w:t>
      </w:r>
      <w:r w:rsidR="0045286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understand the effects cholesterol has on the lipid </w:t>
      </w:r>
      <w:commentRangeStart w:id="22"/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bilayer</w:t>
      </w:r>
      <w:commentRangeEnd w:id="22"/>
      <w:r w:rsidR="00D3159D">
        <w:rPr>
          <w:rStyle w:val="CommentReference"/>
        </w:rPr>
        <w:commentReference w:id="22"/>
      </w:r>
      <w:r w:rsidR="00447E8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.</w:t>
      </w:r>
      <w:r w:rsidR="004D7E64" w:rsidRP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D7E64" w:rsidRPr="00AE4876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drawing>
          <wp:inline distT="0" distB="0" distL="0" distR="0" wp14:anchorId="08F08EBA" wp14:editId="0497E6CE">
            <wp:extent cx="5943600" cy="2769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E6A3" w14:textId="4B97CAAD" w:rsidR="00384F94" w:rsidRDefault="00447E8D" w:rsidP="00A00453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ab/>
      </w:r>
      <w:r w:rsid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Cholesterol, </w:t>
      </w:r>
      <w:del w:id="23" w:author="Starr, Francis" w:date="2018-03-07T21:40:00Z">
        <w:r w:rsidR="004D7E64" w:rsidDel="000C010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whilst still</w:delText>
        </w:r>
      </w:del>
      <w:ins w:id="24" w:author="Starr, Francis" w:date="2018-03-07T21:40:00Z">
        <w:r w:rsidR="000C010D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itself also</w:t>
        </w:r>
      </w:ins>
      <w:r w:rsidR="004D7E6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 lipid, differs significantly from typical phospholipids. Cholesterol is composed of a rigid and flat hydrocarbon head group and flexible fatty acid tail.</w:t>
      </w:r>
      <w:r w:rsidR="008D425C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Within a lipid bilayer, cholesterol interrupts the interactions between neighboring phospholipids and thus inhibits crystallization [</w:t>
      </w:r>
      <w:ins w:id="25" w:author="Ang Tze Heng, Tristan" w:date="2018-03-22T00:10:00Z">
        <w:r w:rsidR="000955AA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t>do I need a ref?</w:t>
        </w:r>
      </w:ins>
      <w:del w:id="26" w:author="Ang Tze Heng, Tristan" w:date="2018-03-22T00:10:00Z">
        <w:r w:rsidR="0042542E" w:rsidDel="000955AA"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delText>4?</w:delText>
        </w:r>
      </w:del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].</w:t>
      </w:r>
      <w:r w:rsidR="00677BF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Additionally, the bulky and rigid </w:t>
      </w:r>
      <w:r w:rsidR="0042542E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head group of the molecule </w:t>
      </w:r>
      <w:r w:rsidR="00677BF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enhances the mechanical stability of the bilayer. In fact, the absence of cholesterol in 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primitive</w:t>
      </w:r>
      <w:r w:rsidR="00A00453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bacterial cell membrane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s is posited as the reason for the evolution of</w:t>
      </w:r>
      <w:r w:rsidR="00A00453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</w:t>
      </w:r>
      <w:r w:rsidR="00384F94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cell walls in plant cells. </w:t>
      </w:r>
    </w:p>
    <w:p w14:paraId="2A0B5EF0" w14:textId="08C6E2F1" w:rsidR="00384F94" w:rsidRDefault="00384F94" w:rsidP="00384F94">
      <w:pPr>
        <w:spacing w:after="0" w:line="480" w:lineRule="auto"/>
        <w:ind w:firstLine="720"/>
        <w:rPr>
          <w:rFonts w:ascii="Verdana" w:hAnsi="Verdana"/>
          <w:color w:val="000000"/>
          <w:sz w:val="27"/>
          <w:szCs w:val="27"/>
        </w:rPr>
      </w:pPr>
      <w:r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Apart from influencing structure, the unique makeup of cholesterol also influences the dynamics and fluidity of the lipid bilayer. </w:t>
      </w:r>
      <w:r w:rsidR="00DF1686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The bulky, planar, and polar hydrocarbon head of cholesterol </w:t>
      </w:r>
      <w:r w:rsidR="00981A7D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inhibits the motion </w:t>
      </w:r>
      <w:r w:rsidR="005C4CC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of the top part of the fatty acid chains. The reduces the fluidity of the intermediate portion of the bilayer. In contrast, the flexible tails of cholesterol molecules </w:t>
      </w:r>
      <w:r w:rsidR="00E81447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>allow</w:t>
      </w:r>
      <w:r w:rsidR="005C4CC1">
        <w:rPr>
          <w:rFonts w:ascii="Arial" w:eastAsia="Times New Roman" w:hAnsi="Arial" w:cs="Arial"/>
          <w:color w:val="000000"/>
          <w:shd w:val="clear" w:color="auto" w:fill="FFFFFF"/>
          <w:lang w:eastAsia="en-US"/>
        </w:rPr>
        <w:t xml:space="preserve"> for more motion in the phospholipids, thus making that region, the central portion of the bilayer, more fluid. </w:t>
      </w:r>
    </w:p>
    <w:p w14:paraId="5E5FC194" w14:textId="77777777" w:rsidR="00DA356E" w:rsidRDefault="00DA356E" w:rsidP="000F241E">
      <w:pPr>
        <w:spacing w:after="0" w:line="480" w:lineRule="auto"/>
        <w:ind w:firstLine="720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</w:p>
    <w:p w14:paraId="2607F0B9" w14:textId="5ACB7C4E" w:rsidR="00BB16E8" w:rsidRDefault="006F0187" w:rsidP="00BB16E8">
      <w:pPr>
        <w:spacing w:after="0" w:line="480" w:lineRule="auto"/>
        <w:rPr>
          <w:rFonts w:ascii="Arial" w:eastAsia="Times New Roman" w:hAnsi="Arial" w:cs="Arial"/>
          <w:color w:val="000000"/>
          <w:shd w:val="clear" w:color="auto" w:fill="FFFFFF"/>
          <w:lang w:eastAsia="en-US"/>
        </w:rPr>
      </w:pPr>
      <w:r w:rsidRPr="006F0187">
        <w:rPr>
          <w:rFonts w:ascii="Arial" w:eastAsia="Times New Roman" w:hAnsi="Arial" w:cs="Arial"/>
          <w:noProof/>
          <w:color w:val="000000"/>
          <w:shd w:val="clear" w:color="auto" w:fill="FFFFFF"/>
          <w:lang w:eastAsia="en-US"/>
        </w:rPr>
        <w:lastRenderedPageBreak/>
        <w:drawing>
          <wp:inline distT="0" distB="0" distL="0" distR="0" wp14:anchorId="034BAE4A" wp14:editId="0969F68C">
            <wp:extent cx="3009900" cy="2133600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EFD0" w14:textId="68D405A5" w:rsidR="00872A40" w:rsidRDefault="008414B2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1.2 </w:t>
      </w:r>
      <w:r w:rsidR="00C24654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Dynamic Heterogeneity in </w:t>
      </w:r>
      <w:r w:rsidR="00CF736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Lipid Bilayer</w:t>
      </w:r>
    </w:p>
    <w:p w14:paraId="7816CF5B" w14:textId="7CB1A6BB" w:rsidR="00EB3809" w:rsidRDefault="00756B60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Dynamic Heterogeneity is a </w:t>
      </w:r>
      <w:r w:rsidR="00111F7E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common phenomenon</w:t>
      </w: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in a variety of soft condensed matter systems where intermolecular forces are strong relative t</w:t>
      </w:r>
      <w:r w:rsidR="00111F7E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o the effects of thermal energy,</w:t>
      </w: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such as fluids approaching glass transitions </w: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begin"/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instrText xml:space="preserve"> ADDIN EN.CITE &lt;EndNote&gt;&lt;Cite&gt;&lt;Author&gt;Ranko&lt;/Author&gt;&lt;Year&gt;2002&lt;/Year&gt;&lt;RecNum&gt;7&lt;/RecNum&gt;&lt;DisplayText&gt;[7]&lt;/DisplayText&gt;&lt;record&gt;&lt;rec-number&gt;7&lt;/rec-number&gt;&lt;foreign-keys&gt;&lt;key app="EN" db-id="2zvx0fea9z2tzyedrdovep0qp590edpsdvax" timestamp="1521692014"&gt;7&lt;/key&gt;&lt;/foreign-keys&gt;&lt;ref-type name="Generic"&gt;13&lt;/ref-type&gt;&lt;contributors&gt;&lt;authors&gt;&lt;author&gt;Ranko, Richert&lt;/author&gt;&lt;/authors&gt;&lt;/contributors&gt;&lt;titles&gt;&lt;title&gt;Heterogeneous dynamics in liquids: fluctuations in space and time&lt;/title&gt;&lt;/titles&gt;&lt;pages&gt;R703-R738&lt;/pages&gt;&lt;volume&gt;14&lt;/volume&gt;&lt;keywords&gt;&lt;keyword&gt;Physics&lt;/keyword&gt;&lt;/keywords&gt;&lt;dates&gt;&lt;year&gt;2002&lt;/year&gt;&lt;/dates&gt;&lt;isbn&gt;0953-8984&lt;/isbn&gt;&lt;urls&gt;&lt;/urls&gt;&lt;electronic-resource-num&gt;10.1088/0953-8984/14/23/201&lt;/electronic-resource-num&gt;&lt;/record&gt;&lt;/Cite&gt;&lt;/EndNote&gt;</w:instrTex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separate"/>
      </w:r>
      <w:r w:rsidR="00802792">
        <w:rPr>
          <w:rFonts w:ascii="Arial" w:eastAsia="Times New Roman" w:hAnsi="Arial" w:cs="Arial"/>
          <w:noProof/>
          <w:color w:val="000000" w:themeColor="text1"/>
          <w:shd w:val="clear" w:color="auto" w:fill="FFFFFF"/>
          <w:lang w:eastAsia="en-US"/>
        </w:rPr>
        <w:t>[7]</w:t>
      </w:r>
      <w:r w:rsidR="00802792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fldChar w:fldCharType="end"/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</w:t>
      </w:r>
      <w:r w:rsidR="00EA401D" w:rsidRPr="00D3159D">
        <w:rPr>
          <w:rFonts w:ascii="Arial" w:eastAsia="Times New Roman" w:hAnsi="Arial" w:cs="Arial"/>
          <w:color w:val="000000" w:themeColor="text1"/>
          <w:highlight w:val="yellow"/>
          <w:shd w:val="clear" w:color="auto" w:fill="FFFFFF"/>
          <w:lang w:eastAsia="en-US"/>
          <w:rPrChange w:id="27" w:author="Starr, Francis" w:date="2018-03-07T21:43:00Z">
            <w:rPr>
              <w:rFonts w:ascii="Arial" w:eastAsia="Times New Roman" w:hAnsi="Arial" w:cs="Arial"/>
              <w:color w:val="000000" w:themeColor="text1"/>
              <w:shd w:val="clear" w:color="auto" w:fill="FFFFFF"/>
              <w:lang w:eastAsia="en-US"/>
            </w:rPr>
          </w:rPrChange>
        </w:rPr>
        <w:t>“</w:t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It is characterized by the distinction between mesoscopic regions of varying mobility and frequently occurs without any significant change in the overall structure of these systems [19]. Dynamical heterogeneity</w:t>
      </w:r>
      <w:ins w:id="28" w:author="Starr, Francis" w:date="2018-03-07T21:43:00Z">
        <w:r w:rsidR="00D3159D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t xml:space="preserve"> often</w:t>
        </w:r>
      </w:ins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arises from the transient caging of individual molecules and particles within these systems, allowing domains of molecules and particles to display cooperative, rather than random motion, leading to mesoscopic </w:t>
      </w:r>
      <w:commentRangeStart w:id="29"/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clustering</w:t>
      </w:r>
      <w:commentRangeEnd w:id="29"/>
      <w:r w:rsidR="00D3159D">
        <w:rPr>
          <w:rStyle w:val="CommentReference"/>
        </w:rPr>
        <w:commentReference w:id="29"/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The figure shows how single particle displacements of a two-dimensional system have segregated regions of either limited or enhanced mobility, consistent with dynamical heterogeneity [20].” </w:t>
      </w:r>
      <w:commentRangeStart w:id="30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(from </w:t>
      </w:r>
      <w:proofErr w:type="spellStart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kiley’s</w:t>
      </w:r>
      <w:proofErr w:type="spellEnd"/>
      <w:r w:rsidR="001C221A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thesis) </w:t>
      </w:r>
      <w:r w:rsidR="00EA401D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 </w:t>
      </w:r>
      <w:commentRangeEnd w:id="30"/>
      <w:r w:rsidR="00D3159D">
        <w:rPr>
          <w:rStyle w:val="CommentReference"/>
        </w:rPr>
        <w:commentReference w:id="30"/>
      </w:r>
    </w:p>
    <w:p w14:paraId="77D46F8D" w14:textId="33143F87" w:rsidR="00EB3809" w:rsidRDefault="00EA401D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noProof/>
          <w:color w:val="000000" w:themeColor="text1"/>
          <w:shd w:val="clear" w:color="auto" w:fill="FFFFFF"/>
          <w:lang w:eastAsia="en-US"/>
        </w:rPr>
        <w:lastRenderedPageBreak/>
        <w:drawing>
          <wp:inline distT="0" distB="0" distL="0" distR="0" wp14:anchorId="2AD5FF87" wp14:editId="6EB89D94">
            <wp:extent cx="5937885" cy="3917315"/>
            <wp:effectExtent l="0" t="0" r="5715" b="0"/>
            <wp:docPr id="3" name="Picture 3" descr="../../../../Dropbox/Screenshots/Screenshot%202018-03-03%2023.53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ropbox/Screenshots/Screenshot%202018-03-03%2023.53.1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2382B" w14:textId="0500527D" w:rsidR="00EA401D" w:rsidRDefault="001C221A" w:rsidP="00B441A2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ab/>
        <w:t xml:space="preserve">While glass-forming fluids and lipid bilayers </w:t>
      </w:r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are by no means identical systems, they both share the characteristically strong intermolecular </w:t>
      </w:r>
      <w:commentRangeStart w:id="31"/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forces</w:t>
      </w:r>
      <w:commentRangeEnd w:id="31"/>
      <w:r w:rsidR="00BA277E">
        <w:rPr>
          <w:rStyle w:val="CommentReference"/>
        </w:rPr>
        <w:commentReference w:id="31"/>
      </w:r>
      <w:r w:rsidR="00DC17D8"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 xml:space="preserve">. </w:t>
      </w:r>
    </w:p>
    <w:p w14:paraId="53BB9B8B" w14:textId="77777777" w:rsidR="007738E0" w:rsidRPr="00E81DA0" w:rsidRDefault="007738E0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</w:p>
    <w:p w14:paraId="57C7C3A6" w14:textId="77777777" w:rsidR="00EF1495" w:rsidRDefault="00EF1495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</w:p>
    <w:p w14:paraId="25A98AB4" w14:textId="250E17A3" w:rsidR="00EF1495" w:rsidRDefault="00EF1495" w:rsidP="00E81DA0">
      <w:p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2" w:author="Ang Tze Heng, Tristan" w:date="2018-03-22T00:14:00Z">
        <w:r w:rsidDel="0080279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delText>References</w:delText>
        </w:r>
      </w:del>
      <w:ins w:id="33" w:author="Ang Tze Heng, Tristan" w:date="2018-03-22T00:14:00Z">
        <w:r w:rsidR="0080279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t>Random Links</w:t>
        </w:r>
      </w:ins>
      <w:r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  <w:t>:</w:t>
      </w:r>
    </w:p>
    <w:p w14:paraId="55C66B4B" w14:textId="030F9594" w:rsidR="00EF1495" w:rsidRPr="00EF1495" w:rsidDel="007016B2" w:rsidRDefault="00EF1495" w:rsidP="00EF1495">
      <w:pPr>
        <w:pStyle w:val="ListParagraph"/>
        <w:numPr>
          <w:ilvl w:val="0"/>
          <w:numId w:val="1"/>
        </w:numPr>
        <w:rPr>
          <w:del w:id="34" w:author="Ang Tze Heng, Tristan" w:date="2018-03-22T00:12:00Z"/>
          <w:rFonts w:eastAsia="Times New Roman"/>
          <w:sz w:val="24"/>
          <w:szCs w:val="24"/>
          <w:lang w:eastAsia="en-US"/>
        </w:rPr>
      </w:pPr>
      <w:del w:id="35" w:author="Ang Tze Heng, Tristan" w:date="2018-03-22T00:12:00Z">
        <w:r w:rsidRPr="00EF1495" w:rsidDel="007016B2">
          <w:rPr>
            <w:rFonts w:ascii="Helvetica" w:eastAsia="Times New Roman" w:hAnsi="Helvetica"/>
            <w:color w:val="222222"/>
            <w:sz w:val="19"/>
            <w:szCs w:val="19"/>
            <w:shd w:val="clear" w:color="auto" w:fill="EAF3FF"/>
          </w:rPr>
          <w:delText> 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Andersen, Olaf S.; Koeppe, II, Roger E. (June 2007). </w:delText>
        </w:r>
        <w:r w:rsidR="00E06150" w:rsidDel="007016B2">
          <w:fldChar w:fldCharType="begin"/>
        </w:r>
        <w:r w:rsidR="00E06150" w:rsidDel="007016B2">
          <w:delInstrText xml:space="preserve"> HYPERLINK "http://www.annualreviews.org/doi/abs/10.1146/annurev.biophys.36.040306.132643"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delText>"Bilayer Thickness and Membrane Protein Function: An Energetic Perspective"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fldChar w:fldCharType="end"/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. Annual Review of Biophysics and Biomolecular Structure. </w:delText>
        </w:r>
        <w:r w:rsidRPr="00EF1495" w:rsidDel="007016B2">
          <w:rPr>
            <w:rStyle w:val="HTMLCite"/>
            <w:rFonts w:ascii="Helvetica" w:eastAsia="Times New Roman" w:hAnsi="Helvetica"/>
            <w:b/>
            <w:bCs/>
            <w:color w:val="222222"/>
            <w:sz w:val="19"/>
            <w:szCs w:val="19"/>
          </w:rPr>
          <w:delText>36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 (1): 107–130. </w:delText>
        </w:r>
        <w:r w:rsidR="00E06150" w:rsidDel="007016B2">
          <w:fldChar w:fldCharType="begin"/>
        </w:r>
        <w:r w:rsidR="00E06150" w:rsidDel="007016B2">
          <w:delInstrText xml:space="preserve"> HYPERLINK "</w:delInstrText>
        </w:r>
        <w:r w:rsidR="00E06150" w:rsidDel="007016B2">
          <w:delInstrText xml:space="preserve">https://en.wikipedia.org/wiki/Digital_object_identifier" \o "Digital object identifier"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0B0080"/>
            <w:sz w:val="19"/>
            <w:szCs w:val="19"/>
          </w:rPr>
          <w:delText>doi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0B0080"/>
            <w:sz w:val="19"/>
            <w:szCs w:val="19"/>
          </w:rPr>
          <w:fldChar w:fldCharType="end"/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:</w:delText>
        </w:r>
        <w:r w:rsidR="00E06150" w:rsidDel="007016B2">
          <w:fldChar w:fldCharType="begin"/>
        </w:r>
        <w:r w:rsidR="00E06150" w:rsidDel="007016B2">
          <w:delInstrText xml:space="preserve"> HYPERLINK "https://doi.org/10.1146%2Fannurev.biophys.36.040306.132643" </w:delInstrText>
        </w:r>
        <w:r w:rsidR="00E06150" w:rsidDel="007016B2">
          <w:fldChar w:fldCharType="separate"/>
        </w:r>
        <w:r w:rsidRPr="00EF1495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delText>10.1146/annurev.biophys.36.040306.132643</w:delText>
        </w:r>
        <w:r w:rsidR="00E06150" w:rsidDel="007016B2">
          <w:rPr>
            <w:rStyle w:val="Hyperlink"/>
            <w:rFonts w:ascii="Helvetica" w:eastAsia="Times New Roman" w:hAnsi="Helvetica"/>
            <w:i/>
            <w:iCs/>
            <w:color w:val="663366"/>
            <w:sz w:val="19"/>
            <w:szCs w:val="19"/>
          </w:rPr>
          <w:fldChar w:fldCharType="end"/>
        </w:r>
        <w:r w:rsidRPr="00EF1495" w:rsidDel="007016B2">
          <w:rPr>
            <w:rStyle w:val="reference-accessdate"/>
            <w:rFonts w:ascii="Helvetica" w:eastAsia="Times New Roman" w:hAnsi="Helvetica"/>
            <w:i/>
            <w:iCs/>
            <w:color w:val="222222"/>
            <w:sz w:val="19"/>
            <w:szCs w:val="19"/>
          </w:rPr>
          <w:delText>. Retrieved </w:delText>
        </w:r>
        <w:r w:rsidRPr="00EF1495" w:rsidDel="007016B2">
          <w:rPr>
            <w:rStyle w:val="nowrap"/>
            <w:rFonts w:ascii="Helvetica" w:eastAsia="Times New Roman" w:hAnsi="Helvetica"/>
            <w:i/>
            <w:iCs/>
            <w:color w:val="222222"/>
            <w:sz w:val="19"/>
            <w:szCs w:val="19"/>
          </w:rPr>
          <w:delText>12 December</w:delText>
        </w:r>
        <w:r w:rsidRPr="00EF1495" w:rsidDel="007016B2">
          <w:rPr>
            <w:rStyle w:val="reference-accessdate"/>
            <w:rFonts w:ascii="Helvetica" w:eastAsia="Times New Roman" w:hAnsi="Helvetica"/>
            <w:i/>
            <w:iCs/>
            <w:color w:val="222222"/>
            <w:sz w:val="19"/>
            <w:szCs w:val="19"/>
          </w:rPr>
          <w:delText> 2014</w:delText>
        </w:r>
        <w:r w:rsidRPr="00EF1495" w:rsidDel="007016B2">
          <w:rPr>
            <w:rStyle w:val="HTMLCite"/>
            <w:rFonts w:ascii="Helvetica" w:eastAsia="Times New Roman" w:hAnsi="Helvetica"/>
            <w:color w:val="222222"/>
            <w:sz w:val="19"/>
            <w:szCs w:val="19"/>
          </w:rPr>
          <w:delText>.</w:delText>
        </w:r>
      </w:del>
    </w:p>
    <w:p w14:paraId="743AD53B" w14:textId="5FC19EB2" w:rsidR="00EF1495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36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7" w:author="Ang Tze Heng, Tristan" w:date="2018-03-22T00:12:00Z">
        <w:r w:rsidDel="007016B2">
          <w:fldChar w:fldCharType="begin"/>
        </w:r>
        <w:r w:rsidDel="007016B2">
          <w:delInstrText xml:space="preserve"> HYPERLINK "http</w:delInstrText>
        </w:r>
        <w:r w:rsidDel="007016B2">
          <w:delInstrText xml:space="preserve">://www.jlr.org/content/44/4/655.full" </w:delInstrText>
        </w:r>
        <w:r w:rsidDel="007016B2">
          <w:fldChar w:fldCharType="separate"/>
        </w:r>
        <w:r w:rsidR="00324A25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http://www.jlr.org/content/44/4/655.full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1FBA4A6B" w14:textId="78144F08" w:rsidR="00324A25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38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39" w:author="Ang Tze Heng, Tristan" w:date="2018-03-22T00:12:00Z">
        <w:r w:rsidDel="007016B2">
          <w:fldChar w:fldCharType="begin"/>
        </w:r>
        <w:r w:rsidDel="007016B2">
          <w:delInstrText xml:space="preserve"> HYPERLINK "https://pubs.acs.org/doi/full/10.1021/la302620t" </w:delInstrText>
        </w:r>
        <w:r w:rsidDel="007016B2">
          <w:fldChar w:fldCharType="separate"/>
        </w:r>
        <w:r w:rsidR="0042542E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https://pubs.acs.org/doi/full/10.1021/la302620t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0F786389" w14:textId="48D1BC9C" w:rsidR="0042542E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hyperlink r:id="rId10" w:history="1">
        <w:r w:rsidR="00921BBC" w:rsidRPr="00C5607A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t>https://courses.washington.edu/conj/membrane/bilayer.htm</w:t>
        </w:r>
      </w:hyperlink>
    </w:p>
    <w:p w14:paraId="08ED22A6" w14:textId="1DD7F06F" w:rsidR="00921BBC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40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41" w:author="Ang Tze Heng, Tristan" w:date="2018-03-22T00:12:00Z">
        <w:r w:rsidDel="007016B2">
          <w:fldChar w:fldCharType="begin"/>
        </w:r>
        <w:r w:rsidDel="007016B2">
          <w:delInstrText xml:space="preserve"> HYPERLINK "https://www.sciencedirect.com/science/article/pii/S0005273608002216" </w:delInstrText>
        </w:r>
        <w:r w:rsidDel="007016B2">
          <w:fldChar w:fldCharType="separate"/>
        </w:r>
        <w:r w:rsidR="00677BF4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https://www.sciencedirect.com/science/article/pii/S0005273608002216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  <w:r w:rsidR="00677BF4" w:rsidDel="007016B2">
          <w:rPr>
            <w:rFonts w:ascii="Arial" w:eastAsia="Times New Roman" w:hAnsi="Arial" w:cs="Arial"/>
            <w:color w:val="000000" w:themeColor="text1"/>
            <w:shd w:val="clear" w:color="auto" w:fill="FFFFFF"/>
            <w:lang w:eastAsia="en-US"/>
          </w:rPr>
          <w:delText xml:space="preserve"> (alzeimer’s disease link to lipid bilayer and cholesterol)</w:delText>
        </w:r>
      </w:del>
    </w:p>
    <w:p w14:paraId="6D97C24B" w14:textId="67889DAE" w:rsidR="00FC2EF0" w:rsidDel="007016B2" w:rsidRDefault="00FC2EF0" w:rsidP="00FC2EF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del w:id="42" w:author="Ang Tze Heng, Tristan" w:date="2018-03-22T00:12:00Z"/>
          <w:rFonts w:ascii="Times" w:hAnsi="Times" w:cs="Times"/>
          <w:color w:val="000000"/>
          <w:sz w:val="24"/>
          <w:szCs w:val="24"/>
        </w:rPr>
      </w:pPr>
      <w:del w:id="43" w:author="Ang Tze Heng, Tristan" w:date="2018-03-22T00:12:00Z">
        <w:r w:rsidDel="007016B2">
          <w:rPr>
            <w:rFonts w:ascii="Times" w:hAnsi="Times" w:cs="Times"/>
            <w:color w:val="000000"/>
            <w:sz w:val="29"/>
            <w:szCs w:val="29"/>
          </w:rPr>
          <w:delText xml:space="preserve">K. Simons and D. Toomre, Nature Reviews. Molecular Cell Biology 1, 31 (2000). </w:delText>
        </w:r>
        <w:r w:rsidDel="007016B2">
          <w:rPr>
            <w:rFonts w:ascii="MS Mincho" w:eastAsia="MS Mincho" w:hAnsi="MS Mincho" w:cs="MS Mincho"/>
            <w:color w:val="000000"/>
            <w:sz w:val="24"/>
            <w:szCs w:val="24"/>
          </w:rPr>
          <w:delText> </w:delText>
        </w:r>
      </w:del>
    </w:p>
    <w:p w14:paraId="586C6F14" w14:textId="1853631B" w:rsidR="00FC2EF0" w:rsidDel="007016B2" w:rsidRDefault="00E06150" w:rsidP="00EF1495">
      <w:pPr>
        <w:pStyle w:val="ListParagraph"/>
        <w:numPr>
          <w:ilvl w:val="0"/>
          <w:numId w:val="1"/>
        </w:numPr>
        <w:spacing w:after="0" w:line="480" w:lineRule="auto"/>
        <w:rPr>
          <w:del w:id="44" w:author="Ang Tze Heng, Tristan" w:date="2018-03-22T00:12:00Z"/>
          <w:rFonts w:ascii="Arial" w:eastAsia="Times New Roman" w:hAnsi="Arial" w:cs="Arial"/>
          <w:color w:val="000000" w:themeColor="text1"/>
          <w:shd w:val="clear" w:color="auto" w:fill="FFFFFF"/>
          <w:lang w:eastAsia="en-US"/>
        </w:rPr>
      </w:pPr>
      <w:del w:id="45" w:author="Ang Tze Heng, Tristan" w:date="2018-03-22T00:12:00Z">
        <w:r w:rsidDel="007016B2">
          <w:fldChar w:fldCharType="begin"/>
        </w:r>
        <w:r w:rsidDel="007016B2">
          <w:delInstrText xml:space="preserve"> HYPERLINK "https://www.ncbi.nlm.nih.gov/pmc/articles/PMC3565322/" </w:delInstrText>
        </w:r>
        <w:r w:rsidDel="007016B2">
          <w:fldChar w:fldCharType="separate"/>
        </w:r>
        <w:r w:rsidR="00756B60" w:rsidRPr="00C5607A"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delText>https://www.ncbi.nlm.nih.gov/pmc/articles/PMC3565322/</w:delText>
        </w:r>
        <w:r w:rsidDel="007016B2">
          <w:rPr>
            <w:rStyle w:val="Hyperlink"/>
            <w:rFonts w:ascii="Arial" w:eastAsia="Times New Roman" w:hAnsi="Arial" w:cs="Arial"/>
            <w:shd w:val="clear" w:color="auto" w:fill="FFFFFF"/>
            <w:lang w:eastAsia="en-US"/>
          </w:rPr>
          <w:fldChar w:fldCharType="end"/>
        </w:r>
      </w:del>
    </w:p>
    <w:p w14:paraId="33FE7818" w14:textId="36D792BB" w:rsidR="00756B60" w:rsidDel="003D0B1D" w:rsidRDefault="00756B60" w:rsidP="00756B6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del w:id="46" w:author="Ang Tze Heng, Tristan" w:date="2018-03-22T00:14:00Z"/>
          <w:rFonts w:ascii="Times" w:hAnsi="Times" w:cs="Times"/>
          <w:color w:val="000000"/>
          <w:sz w:val="24"/>
          <w:szCs w:val="24"/>
        </w:rPr>
      </w:pPr>
      <w:del w:id="47" w:author="Ang Tze Heng, Tristan" w:date="2018-03-22T00:14:00Z">
        <w:r w:rsidDel="003D0B1D">
          <w:rPr>
            <w:rFonts w:ascii="Times" w:hAnsi="Times" w:cs="Times"/>
            <w:color w:val="000000"/>
            <w:sz w:val="29"/>
            <w:szCs w:val="29"/>
          </w:rPr>
          <w:delText xml:space="preserve">R. Richert, Journal of Physics: Condensed Matter 14, R703 (2002). </w:delText>
        </w:r>
        <w:r w:rsidDel="003D0B1D">
          <w:rPr>
            <w:rFonts w:ascii="MS Mincho" w:eastAsia="MS Mincho" w:hAnsi="MS Mincho" w:cs="MS Mincho"/>
            <w:color w:val="000000"/>
            <w:sz w:val="24"/>
            <w:szCs w:val="24"/>
          </w:rPr>
          <w:delText> </w:delText>
        </w:r>
      </w:del>
    </w:p>
    <w:p w14:paraId="43DF0A45" w14:textId="77777777" w:rsidR="00EB3809" w:rsidRDefault="00EB3809" w:rsidP="00EB3809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4"/>
          <w:szCs w:val="24"/>
        </w:rPr>
      </w:pPr>
      <w:r>
        <w:rPr>
          <w:rFonts w:ascii="Times" w:hAnsi="Times" w:cs="Times"/>
          <w:color w:val="000000"/>
          <w:sz w:val="29"/>
          <w:szCs w:val="29"/>
        </w:rPr>
        <w:t xml:space="preserve">J. P. </w:t>
      </w:r>
      <w:proofErr w:type="spellStart"/>
      <w:r>
        <w:rPr>
          <w:rFonts w:ascii="Times" w:hAnsi="Times" w:cs="Times"/>
          <w:color w:val="000000"/>
          <w:sz w:val="29"/>
          <w:szCs w:val="29"/>
        </w:rPr>
        <w:t>Garrahan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, Proceedings of the National Academy of Sciences 108, 4701 (2011).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</w:p>
    <w:p w14:paraId="05619BF5" w14:textId="77777777" w:rsidR="0057595C" w:rsidRPr="00567B5A" w:rsidRDefault="0057595C" w:rsidP="0057595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ins w:id="48" w:author="Ang Tze Heng, Tristan" w:date="2018-03-22T00:54:00Z"/>
          <w:rFonts w:ascii="Times" w:hAnsi="Times" w:cs="Times"/>
          <w:color w:val="000000"/>
          <w:sz w:val="24"/>
          <w:szCs w:val="24"/>
          <w:rPrChange w:id="49" w:author="Ang Tze Heng, Tristan" w:date="2018-03-22T00:54:00Z">
            <w:rPr>
              <w:ins w:id="50" w:author="Ang Tze Heng, Tristan" w:date="2018-03-22T00:54:00Z"/>
              <w:rFonts w:ascii="MS Mincho" w:eastAsia="MS Mincho" w:hAnsi="MS Mincho" w:cs="MS Mincho"/>
              <w:color w:val="000000"/>
              <w:sz w:val="24"/>
              <w:szCs w:val="24"/>
            </w:rPr>
          </w:rPrChange>
        </w:rPr>
      </w:pPr>
      <w:r>
        <w:rPr>
          <w:rFonts w:ascii="Times" w:hAnsi="Times" w:cs="Times"/>
          <w:color w:val="000000"/>
          <w:sz w:val="29"/>
          <w:szCs w:val="29"/>
        </w:rPr>
        <w:t xml:space="preserve">K. Jacobson, O. G. </w:t>
      </w:r>
      <w:proofErr w:type="spellStart"/>
      <w:r>
        <w:rPr>
          <w:rFonts w:ascii="Times" w:hAnsi="Times" w:cs="Times"/>
          <w:color w:val="000000"/>
          <w:sz w:val="29"/>
          <w:szCs w:val="29"/>
        </w:rPr>
        <w:t>Mouritsen</w:t>
      </w:r>
      <w:proofErr w:type="spellEnd"/>
      <w:r>
        <w:rPr>
          <w:rFonts w:ascii="Times" w:hAnsi="Times" w:cs="Times"/>
          <w:color w:val="000000"/>
          <w:sz w:val="29"/>
          <w:szCs w:val="29"/>
        </w:rPr>
        <w:t xml:space="preserve">, and R. G. W. Anderson, Nature Cell Biology 9, 7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  <w:r>
        <w:rPr>
          <w:rFonts w:ascii="Times" w:hAnsi="Times" w:cs="Times"/>
          <w:color w:val="000000"/>
          <w:sz w:val="29"/>
          <w:szCs w:val="29"/>
        </w:rPr>
        <w:t xml:space="preserve">(2007). </w:t>
      </w:r>
      <w:r>
        <w:rPr>
          <w:rFonts w:ascii="MS Mincho" w:eastAsia="MS Mincho" w:hAnsi="MS Mincho" w:cs="MS Mincho"/>
          <w:color w:val="000000"/>
          <w:sz w:val="24"/>
          <w:szCs w:val="24"/>
        </w:rPr>
        <w:t> </w:t>
      </w:r>
    </w:p>
    <w:p w14:paraId="71710157" w14:textId="29A8A36C" w:rsidR="00567B5A" w:rsidRDefault="00567B5A" w:rsidP="0057595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sz w:val="24"/>
          <w:szCs w:val="24"/>
        </w:rPr>
      </w:pPr>
      <w:ins w:id="51" w:author="Ang Tze Heng, Tristan" w:date="2018-03-22T00:54:00Z">
        <w:r>
          <w:rPr>
            <w:rFonts w:ascii="Times" w:hAnsi="Times" w:cs="Times"/>
            <w:color w:val="000000"/>
            <w:sz w:val="24"/>
            <w:szCs w:val="24"/>
          </w:rPr>
          <w:fldChar w:fldCharType="begin"/>
        </w:r>
        <w:r>
          <w:rPr>
            <w:rFonts w:ascii="Times" w:hAnsi="Times" w:cs="Times"/>
            <w:color w:val="000000"/>
            <w:sz w:val="24"/>
            <w:szCs w:val="24"/>
          </w:rPr>
          <w:instrText xml:space="preserve"> HYPERLINK "</w:instrText>
        </w:r>
        <w:r w:rsidRPr="00567B5A">
          <w:rPr>
            <w:rFonts w:ascii="Times" w:hAnsi="Times" w:cs="Times"/>
            <w:color w:val="000000"/>
            <w:sz w:val="24"/>
            <w:szCs w:val="24"/>
          </w:rPr>
          <w:instrText>https://www.ncbi.nlm.nih.gov/books/NBK26871/</w:instrText>
        </w:r>
        <w:r>
          <w:rPr>
            <w:rFonts w:ascii="Times" w:hAnsi="Times" w:cs="Times"/>
            <w:color w:val="000000"/>
            <w:sz w:val="24"/>
            <w:szCs w:val="24"/>
          </w:rPr>
          <w:instrText xml:space="preserve">" </w:instrText>
        </w:r>
        <w:r>
          <w:rPr>
            <w:rFonts w:ascii="Times" w:hAnsi="Times" w:cs="Times"/>
            <w:color w:val="000000"/>
            <w:sz w:val="24"/>
            <w:szCs w:val="24"/>
          </w:rPr>
          <w:fldChar w:fldCharType="separate"/>
        </w:r>
        <w:r w:rsidRPr="00B956AF">
          <w:rPr>
            <w:rStyle w:val="Hyperlink"/>
            <w:rFonts w:ascii="Times" w:hAnsi="Times" w:cs="Times"/>
            <w:sz w:val="24"/>
            <w:szCs w:val="24"/>
          </w:rPr>
          <w:t>https://www.ncbi.nlm.nih.gov/books/NBK26871/</w:t>
        </w:r>
        <w:r>
          <w:rPr>
            <w:rFonts w:ascii="Times" w:hAnsi="Times" w:cs="Times"/>
            <w:color w:val="000000"/>
            <w:sz w:val="24"/>
            <w:szCs w:val="24"/>
          </w:rPr>
          <w:fldChar w:fldCharType="end"/>
        </w:r>
        <w:r>
          <w:rPr>
            <w:rFonts w:ascii="Times" w:hAnsi="Times" w:cs="Times"/>
            <w:color w:val="000000"/>
            <w:sz w:val="24"/>
            <w:szCs w:val="24"/>
          </w:rPr>
          <w:t xml:space="preserve"> </w:t>
        </w:r>
        <w:proofErr w:type="gramStart"/>
        <w:r>
          <w:rPr>
            <w:rFonts w:ascii="Times" w:hAnsi="Times" w:cs="Times"/>
            <w:color w:val="000000"/>
            <w:sz w:val="24"/>
            <w:szCs w:val="24"/>
          </w:rPr>
          <w:t xml:space="preserve">   (</w:t>
        </w:r>
        <w:proofErr w:type="spellStart"/>
        <w:proofErr w:type="gramEnd"/>
        <w:r>
          <w:rPr>
            <w:rFonts w:ascii="Times" w:hAnsi="Times" w:cs="Times"/>
            <w:color w:val="000000"/>
            <w:sz w:val="24"/>
            <w:szCs w:val="24"/>
          </w:rPr>
          <w:t>thefigures</w:t>
        </w:r>
        <w:proofErr w:type="spellEnd"/>
        <w:r>
          <w:rPr>
            <w:rFonts w:ascii="Times" w:hAnsi="Times" w:cs="Times"/>
            <w:color w:val="000000"/>
            <w:sz w:val="24"/>
            <w:szCs w:val="24"/>
          </w:rPr>
          <w:t>)</w:t>
        </w:r>
      </w:ins>
    </w:p>
    <w:p w14:paraId="492D3EA3" w14:textId="77777777" w:rsidR="00756B60" w:rsidRPr="007016B2" w:rsidRDefault="00756B60" w:rsidP="007016B2">
      <w:pPr>
        <w:spacing w:after="0" w:line="480" w:lineRule="auto"/>
        <w:ind w:left="360"/>
        <w:rPr>
          <w:rFonts w:ascii="Arial" w:eastAsia="Times New Roman" w:hAnsi="Arial" w:cs="Arial"/>
          <w:color w:val="000000" w:themeColor="text1"/>
          <w:shd w:val="clear" w:color="auto" w:fill="FFFFFF"/>
          <w:lang w:eastAsia="en-US"/>
          <w:rPrChange w:id="52" w:author="Ang Tze Heng, Tristan" w:date="2018-03-22T00:12:00Z">
            <w:rPr>
              <w:shd w:val="clear" w:color="auto" w:fill="FFFFFF"/>
              <w:lang w:eastAsia="en-US"/>
            </w:rPr>
          </w:rPrChange>
        </w:rPr>
        <w:pPrChange w:id="53" w:author="Ang Tze Heng, Tristan" w:date="2018-03-22T00:12:00Z">
          <w:pPr>
            <w:pStyle w:val="ListParagraph"/>
            <w:numPr>
              <w:numId w:val="1"/>
            </w:numPr>
            <w:spacing w:after="0" w:line="480" w:lineRule="auto"/>
            <w:ind w:hanging="360"/>
          </w:pPr>
        </w:pPrChange>
      </w:pPr>
    </w:p>
    <w:p w14:paraId="63809441" w14:textId="77777777" w:rsidR="007016B2" w:rsidRDefault="007016B2">
      <w:pPr>
        <w:rPr>
          <w:ins w:id="54" w:author="Ang Tze Heng, Tristan" w:date="2018-03-22T00:12:00Z"/>
          <w:rFonts w:ascii="Arial" w:eastAsia="Times New Roman" w:hAnsi="Arial" w:cs="Arial"/>
          <w:color w:val="000000"/>
          <w:shd w:val="clear" w:color="auto" w:fill="FFFFFF"/>
          <w:lang w:eastAsia="en-US"/>
        </w:rPr>
      </w:pPr>
      <w:ins w:id="55" w:author="Ang Tze Heng, Tristan" w:date="2018-03-22T00:12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br w:type="page"/>
        </w:r>
      </w:ins>
    </w:p>
    <w:p w14:paraId="3BD8B99C" w14:textId="21F2324E" w:rsidR="00AD7DCC" w:rsidRPr="00E81DA0" w:rsidDel="007016B2" w:rsidRDefault="007016B2" w:rsidP="00E81DA0">
      <w:pPr>
        <w:spacing w:after="0" w:line="480" w:lineRule="auto"/>
        <w:rPr>
          <w:del w:id="56" w:author="Ang Tze Heng, Tristan" w:date="2018-03-22T00:11:00Z"/>
          <w:rFonts w:ascii="Arial" w:eastAsia="Times New Roman" w:hAnsi="Arial" w:cs="Arial"/>
          <w:color w:val="000000"/>
          <w:shd w:val="clear" w:color="auto" w:fill="FFFFFF"/>
          <w:lang w:eastAsia="en-US"/>
        </w:rPr>
      </w:pPr>
      <w:ins w:id="57" w:author="Ang Tze Heng, Tristan" w:date="2018-03-22T00:11:00Z">
        <w:r>
          <w:rPr>
            <w:rFonts w:ascii="Arial" w:eastAsia="Times New Roman" w:hAnsi="Arial" w:cs="Arial"/>
            <w:color w:val="000000"/>
            <w:shd w:val="clear" w:color="auto" w:fill="FFFFFF"/>
            <w:lang w:eastAsia="en-US"/>
          </w:rPr>
          <w:lastRenderedPageBreak/>
          <w:t>References:</w:t>
        </w:r>
      </w:ins>
    </w:p>
    <w:p w14:paraId="4E29292A" w14:textId="77777777" w:rsidR="003F4CAD" w:rsidDel="007016B2" w:rsidRDefault="003F4CAD" w:rsidP="00E81DA0">
      <w:pPr>
        <w:spacing w:line="480" w:lineRule="auto"/>
        <w:rPr>
          <w:del w:id="58" w:author="Ang Tze Heng, Tristan" w:date="2018-03-22T00:11:00Z"/>
        </w:rPr>
      </w:pPr>
    </w:p>
    <w:p w14:paraId="1F5E86AC" w14:textId="77777777" w:rsidR="003F4CAD" w:rsidRDefault="003F4CAD" w:rsidP="00E81DA0">
      <w:pPr>
        <w:spacing w:line="480" w:lineRule="auto"/>
      </w:pPr>
    </w:p>
    <w:p w14:paraId="06F5EC58" w14:textId="77777777" w:rsidR="00802792" w:rsidRPr="00802792" w:rsidRDefault="003F4CAD" w:rsidP="00802792">
      <w:pPr>
        <w:pStyle w:val="EndNoteBibliography"/>
        <w:spacing w:after="0"/>
        <w:ind w:left="720" w:hanging="720"/>
        <w:rPr>
          <w:noProof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r w:rsidR="00802792" w:rsidRPr="00802792">
        <w:rPr>
          <w:noProof/>
        </w:rPr>
        <w:t>1.</w:t>
      </w:r>
      <w:r w:rsidR="00802792" w:rsidRPr="00802792">
        <w:rPr>
          <w:noProof/>
        </w:rPr>
        <w:tab/>
        <w:t xml:space="preserve">Andersen, O.S. and R.E. Koeppe, </w:t>
      </w:r>
      <w:r w:rsidR="00802792" w:rsidRPr="00802792">
        <w:rPr>
          <w:i/>
          <w:noProof/>
        </w:rPr>
        <w:t>Bilayer thickness and membrane protein function: an energetic perspective.</w:t>
      </w:r>
      <w:r w:rsidR="00802792" w:rsidRPr="00802792">
        <w:rPr>
          <w:noProof/>
        </w:rPr>
        <w:t xml:space="preserve"> Annual review of biophysics and biomolecular structure, 2007. </w:t>
      </w:r>
      <w:r w:rsidR="00802792" w:rsidRPr="00802792">
        <w:rPr>
          <w:b/>
          <w:noProof/>
        </w:rPr>
        <w:t>36</w:t>
      </w:r>
      <w:r w:rsidR="00802792" w:rsidRPr="00802792">
        <w:rPr>
          <w:noProof/>
        </w:rPr>
        <w:t>: p. 107.</w:t>
      </w:r>
    </w:p>
    <w:p w14:paraId="00920A3D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2.</w:t>
      </w:r>
      <w:r w:rsidRPr="00802792">
        <w:rPr>
          <w:noProof/>
        </w:rPr>
        <w:tab/>
        <w:t xml:space="preserve">Pike, L.J., </w:t>
      </w:r>
      <w:r w:rsidRPr="00802792">
        <w:rPr>
          <w:i/>
          <w:noProof/>
        </w:rPr>
        <w:t>Lipid rafts: bringing order to chaos.</w:t>
      </w:r>
      <w:r w:rsidRPr="00802792">
        <w:rPr>
          <w:noProof/>
        </w:rPr>
        <w:t xml:space="preserve"> Journal of lipid research, 2003. </w:t>
      </w:r>
      <w:r w:rsidRPr="00802792">
        <w:rPr>
          <w:b/>
          <w:noProof/>
        </w:rPr>
        <w:t>44</w:t>
      </w:r>
      <w:r w:rsidRPr="00802792">
        <w:rPr>
          <w:noProof/>
        </w:rPr>
        <w:t>(4): p. 655.</w:t>
      </w:r>
    </w:p>
    <w:p w14:paraId="267B71A4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3.</w:t>
      </w:r>
      <w:r w:rsidRPr="00802792">
        <w:rPr>
          <w:noProof/>
        </w:rPr>
        <w:tab/>
        <w:t xml:space="preserve">Redondo-Morata, L., M.I. Giannotti, and F. Sanz, </w:t>
      </w:r>
      <w:r w:rsidRPr="00802792">
        <w:rPr>
          <w:i/>
          <w:noProof/>
        </w:rPr>
        <w:t>Influence of cholesterol on the phase transition of lipid bilayers: a temperature-controlled force spectroscopy study.</w:t>
      </w:r>
      <w:r w:rsidRPr="00802792">
        <w:rPr>
          <w:noProof/>
        </w:rPr>
        <w:t xml:space="preserve"> Langmuir : the ACS journal of surfaces and colloids, 2012. </w:t>
      </w:r>
      <w:r w:rsidRPr="00802792">
        <w:rPr>
          <w:b/>
          <w:noProof/>
        </w:rPr>
        <w:t>28</w:t>
      </w:r>
      <w:r w:rsidRPr="00802792">
        <w:rPr>
          <w:noProof/>
        </w:rPr>
        <w:t>(35): p. 12851.</w:t>
      </w:r>
    </w:p>
    <w:p w14:paraId="2BC0E920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4.</w:t>
      </w:r>
      <w:r w:rsidRPr="00802792">
        <w:rPr>
          <w:noProof/>
        </w:rPr>
        <w:tab/>
        <w:t xml:space="preserve">Simons, K. and D. Toomre, </w:t>
      </w:r>
      <w:r w:rsidRPr="00802792">
        <w:rPr>
          <w:i/>
          <w:noProof/>
        </w:rPr>
        <w:t>Lipid rafts and signal transduction.</w:t>
      </w:r>
      <w:r w:rsidRPr="00802792">
        <w:rPr>
          <w:noProof/>
        </w:rPr>
        <w:t xml:space="preserve"> Nature Reviews Molecular Cell Biology, 2000. </w:t>
      </w:r>
      <w:r w:rsidRPr="00802792">
        <w:rPr>
          <w:b/>
          <w:noProof/>
        </w:rPr>
        <w:t>1</w:t>
      </w:r>
      <w:r w:rsidRPr="00802792">
        <w:rPr>
          <w:noProof/>
        </w:rPr>
        <w:t>(1): p. 31.</w:t>
      </w:r>
    </w:p>
    <w:p w14:paraId="20326082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5.</w:t>
      </w:r>
      <w:r w:rsidRPr="00802792">
        <w:rPr>
          <w:noProof/>
        </w:rPr>
        <w:tab/>
        <w:t xml:space="preserve">Kosicek, M. and S. Hecimovic, </w:t>
      </w:r>
      <w:r w:rsidRPr="00802792">
        <w:rPr>
          <w:i/>
          <w:noProof/>
        </w:rPr>
        <w:t>Phospholipids and Alzheimer’s Disease: Alterations, Mechanisms and Potential Biomarkers</w:t>
      </w:r>
      <w:r w:rsidRPr="00802792">
        <w:rPr>
          <w:noProof/>
        </w:rPr>
        <w:t xml:space="preserve">, in </w:t>
      </w:r>
      <w:r w:rsidRPr="00802792">
        <w:rPr>
          <w:i/>
          <w:noProof/>
        </w:rPr>
        <w:t>Int. J. Mol. Sci.</w:t>
      </w:r>
      <w:r w:rsidRPr="00802792">
        <w:rPr>
          <w:noProof/>
        </w:rPr>
        <w:t xml:space="preserve"> 2013. p. 1310-1322.</w:t>
      </w:r>
    </w:p>
    <w:p w14:paraId="570E0A8F" w14:textId="77777777" w:rsidR="00802792" w:rsidRPr="00802792" w:rsidRDefault="00802792" w:rsidP="00802792">
      <w:pPr>
        <w:pStyle w:val="EndNoteBibliography"/>
        <w:spacing w:after="0"/>
        <w:ind w:left="720" w:hanging="720"/>
        <w:rPr>
          <w:noProof/>
        </w:rPr>
      </w:pPr>
      <w:r w:rsidRPr="00802792">
        <w:rPr>
          <w:noProof/>
        </w:rPr>
        <w:t>6.</w:t>
      </w:r>
      <w:r w:rsidRPr="00802792">
        <w:rPr>
          <w:noProof/>
        </w:rPr>
        <w:tab/>
        <w:t xml:space="preserve">Errico, G., et al., </w:t>
      </w:r>
      <w:r w:rsidRPr="00802792">
        <w:rPr>
          <w:i/>
          <w:noProof/>
        </w:rPr>
        <w:t>Interaction between Alzheimer’s Aβ(25–35) peptide and phospholipid bilayers: The role of cholesterol.</w:t>
      </w:r>
      <w:r w:rsidRPr="00802792">
        <w:rPr>
          <w:noProof/>
        </w:rPr>
        <w:t xml:space="preserve"> BBA - Biomembranes, 2008. </w:t>
      </w:r>
      <w:r w:rsidRPr="00802792">
        <w:rPr>
          <w:b/>
          <w:noProof/>
        </w:rPr>
        <w:t>1778</w:t>
      </w:r>
      <w:r w:rsidRPr="00802792">
        <w:rPr>
          <w:noProof/>
        </w:rPr>
        <w:t>(12): p. 2710-2716.</w:t>
      </w:r>
    </w:p>
    <w:p w14:paraId="575A1DDB" w14:textId="77777777" w:rsidR="00802792" w:rsidRPr="00802792" w:rsidRDefault="00802792" w:rsidP="00802792">
      <w:pPr>
        <w:pStyle w:val="EndNoteBibliography"/>
        <w:ind w:left="720" w:hanging="720"/>
        <w:rPr>
          <w:noProof/>
        </w:rPr>
      </w:pPr>
      <w:r w:rsidRPr="00802792">
        <w:rPr>
          <w:noProof/>
        </w:rPr>
        <w:t>7.</w:t>
      </w:r>
      <w:r w:rsidRPr="00802792">
        <w:rPr>
          <w:noProof/>
        </w:rPr>
        <w:tab/>
        <w:t xml:space="preserve">Ranko, R., </w:t>
      </w:r>
      <w:r w:rsidRPr="00802792">
        <w:rPr>
          <w:i/>
          <w:noProof/>
        </w:rPr>
        <w:t>Heterogeneous dynamics in liquids: fluctuations in space and time</w:t>
      </w:r>
      <w:r w:rsidRPr="00802792">
        <w:rPr>
          <w:noProof/>
        </w:rPr>
        <w:t>. 2002. p. R703-R738.</w:t>
      </w:r>
    </w:p>
    <w:p w14:paraId="28C92E01" w14:textId="3C45A866" w:rsidR="008019FD" w:rsidRPr="00E81DA0" w:rsidRDefault="003F4CAD" w:rsidP="00E81DA0">
      <w:pPr>
        <w:spacing w:line="480" w:lineRule="auto"/>
      </w:pPr>
      <w:r>
        <w:fldChar w:fldCharType="end"/>
      </w:r>
    </w:p>
    <w:sectPr w:rsidR="008019FD" w:rsidRPr="00E81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0" w:author="Starr, Francis" w:date="2018-03-07T21:38:00Z" w:initials="SF">
    <w:p w14:paraId="4FEEA703" w14:textId="0F878890" w:rsidR="00FC0EF8" w:rsidRDefault="00FC0EF8">
      <w:pPr>
        <w:pStyle w:val="CommentText"/>
      </w:pPr>
      <w:r>
        <w:rPr>
          <w:rStyle w:val="CommentReference"/>
        </w:rPr>
        <w:annotationRef/>
      </w:r>
      <w:r>
        <w:t>You should probably not bring this up until you are ready to explain what it is.</w:t>
      </w:r>
    </w:p>
  </w:comment>
  <w:comment w:id="21" w:author="Starr, Francis" w:date="2018-03-07T21:39:00Z" w:initials="SF">
    <w:p w14:paraId="4C7DC37D" w14:textId="0A4B197A" w:rsidR="00FC0EF8" w:rsidRDefault="00FC0EF8">
      <w:pPr>
        <w:pStyle w:val="CommentText"/>
      </w:pPr>
      <w:r>
        <w:rPr>
          <w:rStyle w:val="CommentReference"/>
        </w:rPr>
        <w:annotationRef/>
      </w:r>
      <w:r>
        <w:t>You should be more specific about this, since there are many possible ways in which the membrane could be dynamically heterogeneous</w:t>
      </w:r>
      <w:r w:rsidR="00D3159D">
        <w:t xml:space="preserve"> – or at least state that you will explain what this means shortly</w:t>
      </w:r>
    </w:p>
  </w:comment>
  <w:comment w:id="22" w:author="Starr, Francis" w:date="2018-03-07T21:41:00Z" w:initials="SF">
    <w:p w14:paraId="58D5736E" w14:textId="1D6499DC" w:rsidR="00D3159D" w:rsidRDefault="00D3159D">
      <w:pPr>
        <w:pStyle w:val="CommentText"/>
      </w:pPr>
      <w:r>
        <w:rPr>
          <w:rStyle w:val="CommentReference"/>
        </w:rPr>
        <w:annotationRef/>
      </w:r>
      <w:r>
        <w:t>You have to write captions for your figures and give credit for where you took them</w:t>
      </w:r>
    </w:p>
  </w:comment>
  <w:comment w:id="29" w:author="Starr, Francis" w:date="2018-03-07T21:43:00Z" w:initials="SF">
    <w:p w14:paraId="25E8ACED" w14:textId="19A9540F" w:rsidR="00D3159D" w:rsidRDefault="00D3159D">
      <w:pPr>
        <w:pStyle w:val="CommentText"/>
      </w:pPr>
      <w:r>
        <w:rPr>
          <w:rStyle w:val="CommentReference"/>
        </w:rPr>
        <w:annotationRef/>
      </w:r>
      <w:r>
        <w:t xml:space="preserve">Be more specific about both the spatial and temporal aspects of this heterogeneity </w:t>
      </w:r>
    </w:p>
  </w:comment>
  <w:comment w:id="30" w:author="Starr, Francis" w:date="2018-03-07T21:44:00Z" w:initials="SF">
    <w:p w14:paraId="100A7308" w14:textId="7C62FC0F" w:rsidR="00D3159D" w:rsidRDefault="00D3159D">
      <w:pPr>
        <w:pStyle w:val="CommentText"/>
      </w:pPr>
      <w:r>
        <w:rPr>
          <w:rStyle w:val="CommentReference"/>
        </w:rPr>
        <w:annotationRef/>
      </w:r>
      <w:r>
        <w:t>Obviously re-write in your own words</w:t>
      </w:r>
    </w:p>
  </w:comment>
  <w:comment w:id="31" w:author="Starr, Francis" w:date="2018-03-07T21:45:00Z" w:initials="SF">
    <w:p w14:paraId="13110A31" w14:textId="77777777" w:rsidR="00BA277E" w:rsidRDefault="00BA277E">
      <w:pPr>
        <w:pStyle w:val="CommentText"/>
      </w:pPr>
      <w:r>
        <w:rPr>
          <w:rStyle w:val="CommentReference"/>
        </w:rPr>
        <w:annotationRef/>
      </w:r>
      <w:r>
        <w:t>This is a good place to talk about the evidence and nature of heterogeneity in membranes.  Then you can go on to suggest that similar approaches in these different systems may be a fruitful approach</w:t>
      </w:r>
    </w:p>
    <w:p w14:paraId="71A401D8" w14:textId="77777777" w:rsidR="007741AC" w:rsidRDefault="007741AC">
      <w:pPr>
        <w:pStyle w:val="CommentText"/>
      </w:pPr>
    </w:p>
    <w:p w14:paraId="43AD2C17" w14:textId="77777777" w:rsidR="007741AC" w:rsidRDefault="007741AC">
      <w:pPr>
        <w:pStyle w:val="CommentText"/>
      </w:pPr>
    </w:p>
    <w:p w14:paraId="44B1C945" w14:textId="1F068C20" w:rsidR="007741AC" w:rsidRDefault="007741AC">
      <w:pPr>
        <w:pStyle w:val="CommentText"/>
      </w:pPr>
      <w:r>
        <w:t>BIG PICTURE:  This is definitely a good start.  The writing is rather clear, and the material is nice. But you just have not covered the full set of introductory material yet.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EEA703" w15:done="0"/>
  <w15:commentEx w15:paraId="4C7DC37D" w15:done="0"/>
  <w15:commentEx w15:paraId="58D5736E" w15:done="0"/>
  <w15:commentEx w15:paraId="25E8ACED" w15:done="0"/>
  <w15:commentEx w15:paraId="100A7308" w15:done="0"/>
  <w15:commentEx w15:paraId="44B1C94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FEEA703" w16cid:durableId="1E4ADA3A"/>
  <w16cid:commentId w16cid:paraId="4C7DC37D" w16cid:durableId="1E4ADA97"/>
  <w16cid:commentId w16cid:paraId="58D5736E" w16cid:durableId="1E4ADB02"/>
  <w16cid:commentId w16cid:paraId="25E8ACED" w16cid:durableId="1E4ADB8E"/>
  <w16cid:commentId w16cid:paraId="100A7308" w16cid:durableId="1E4ADBB5"/>
  <w16cid:commentId w16cid:paraId="44B1C945" w16cid:durableId="1E4ADBE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3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3803A33"/>
    <w:multiLevelType w:val="hybridMultilevel"/>
    <w:tmpl w:val="FAAE80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g Tze Heng, Tristan">
    <w15:presenceInfo w15:providerId="None" w15:userId="Ang Tze Heng, Tristan"/>
  </w15:person>
  <w15:person w15:author="Starr, Francis">
    <w15:presenceInfo w15:providerId="Windows Live" w15:userId="d46b95b9-0c79-4e1e-b1c1-067c15ff64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A0NjW2tDAwMrA0NjRX0lEKTi0uzszPAykwrAUAqFe4WSwAAAA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2zvx0fea9z2tzyedrdovep0qp590edpsdvax&quot;&gt;Thesis_EndNote&lt;record-ids&gt;&lt;item&gt;1&lt;/item&gt;&lt;item&gt;2&lt;/item&gt;&lt;item&gt;3&lt;/item&gt;&lt;item&gt;4&lt;/item&gt;&lt;item&gt;5&lt;/item&gt;&lt;item&gt;6&lt;/item&gt;&lt;item&gt;7&lt;/item&gt;&lt;/record-ids&gt;&lt;/item&gt;&lt;/Libraries&gt;"/>
  </w:docVars>
  <w:rsids>
    <w:rsidRoot w:val="00CC38F3"/>
    <w:rsid w:val="00003B1C"/>
    <w:rsid w:val="00007FD3"/>
    <w:rsid w:val="00022A1F"/>
    <w:rsid w:val="00031D1F"/>
    <w:rsid w:val="000475C7"/>
    <w:rsid w:val="000955AA"/>
    <w:rsid w:val="000958C9"/>
    <w:rsid w:val="000A4F7B"/>
    <w:rsid w:val="000B6D4C"/>
    <w:rsid w:val="000C010D"/>
    <w:rsid w:val="000C7144"/>
    <w:rsid w:val="000F0696"/>
    <w:rsid w:val="000F241E"/>
    <w:rsid w:val="00111F7E"/>
    <w:rsid w:val="00120FB6"/>
    <w:rsid w:val="00155C5D"/>
    <w:rsid w:val="00160978"/>
    <w:rsid w:val="00183B4F"/>
    <w:rsid w:val="001C221A"/>
    <w:rsid w:val="001D63CD"/>
    <w:rsid w:val="001E1C30"/>
    <w:rsid w:val="002070C4"/>
    <w:rsid w:val="002323E9"/>
    <w:rsid w:val="00282CF2"/>
    <w:rsid w:val="00284504"/>
    <w:rsid w:val="002A1D25"/>
    <w:rsid w:val="002A1E1C"/>
    <w:rsid w:val="002A4BD8"/>
    <w:rsid w:val="002A6E76"/>
    <w:rsid w:val="002B422B"/>
    <w:rsid w:val="002E1336"/>
    <w:rsid w:val="002F2CF2"/>
    <w:rsid w:val="00311D2A"/>
    <w:rsid w:val="00324A25"/>
    <w:rsid w:val="00356625"/>
    <w:rsid w:val="00356CAB"/>
    <w:rsid w:val="00366F9D"/>
    <w:rsid w:val="00383A98"/>
    <w:rsid w:val="00384F94"/>
    <w:rsid w:val="003916F3"/>
    <w:rsid w:val="003B67ED"/>
    <w:rsid w:val="003D0B1D"/>
    <w:rsid w:val="003E13AE"/>
    <w:rsid w:val="003F4CAD"/>
    <w:rsid w:val="00411798"/>
    <w:rsid w:val="0042542E"/>
    <w:rsid w:val="00445041"/>
    <w:rsid w:val="00447E8D"/>
    <w:rsid w:val="0045286C"/>
    <w:rsid w:val="00461D68"/>
    <w:rsid w:val="00466A85"/>
    <w:rsid w:val="00496236"/>
    <w:rsid w:val="00496B77"/>
    <w:rsid w:val="004D666F"/>
    <w:rsid w:val="004D7E64"/>
    <w:rsid w:val="00567B5A"/>
    <w:rsid w:val="0057595C"/>
    <w:rsid w:val="005C4CC1"/>
    <w:rsid w:val="005D73D0"/>
    <w:rsid w:val="005E3431"/>
    <w:rsid w:val="005F5011"/>
    <w:rsid w:val="0061151D"/>
    <w:rsid w:val="00661363"/>
    <w:rsid w:val="00677BF4"/>
    <w:rsid w:val="00680E51"/>
    <w:rsid w:val="006F0187"/>
    <w:rsid w:val="006F067E"/>
    <w:rsid w:val="007016B2"/>
    <w:rsid w:val="007257E7"/>
    <w:rsid w:val="00732FFA"/>
    <w:rsid w:val="0075059A"/>
    <w:rsid w:val="00756B60"/>
    <w:rsid w:val="007738E0"/>
    <w:rsid w:val="007741AC"/>
    <w:rsid w:val="007D17B8"/>
    <w:rsid w:val="007D3003"/>
    <w:rsid w:val="007E73C6"/>
    <w:rsid w:val="007F28CF"/>
    <w:rsid w:val="008019FD"/>
    <w:rsid w:val="00802792"/>
    <w:rsid w:val="00803039"/>
    <w:rsid w:val="00822409"/>
    <w:rsid w:val="00827BD4"/>
    <w:rsid w:val="008414B2"/>
    <w:rsid w:val="00867A25"/>
    <w:rsid w:val="00870C66"/>
    <w:rsid w:val="00872A40"/>
    <w:rsid w:val="008B1360"/>
    <w:rsid w:val="008B358D"/>
    <w:rsid w:val="008D425C"/>
    <w:rsid w:val="008F47BF"/>
    <w:rsid w:val="00921BBC"/>
    <w:rsid w:val="00951831"/>
    <w:rsid w:val="009642A7"/>
    <w:rsid w:val="00974F36"/>
    <w:rsid w:val="00981A7D"/>
    <w:rsid w:val="00985788"/>
    <w:rsid w:val="009A394E"/>
    <w:rsid w:val="009D3668"/>
    <w:rsid w:val="00A00453"/>
    <w:rsid w:val="00A40D26"/>
    <w:rsid w:val="00A643F9"/>
    <w:rsid w:val="00A65994"/>
    <w:rsid w:val="00AD7DCC"/>
    <w:rsid w:val="00AE4876"/>
    <w:rsid w:val="00AF6484"/>
    <w:rsid w:val="00B03DF8"/>
    <w:rsid w:val="00B205B3"/>
    <w:rsid w:val="00B441A2"/>
    <w:rsid w:val="00B54E87"/>
    <w:rsid w:val="00BA277E"/>
    <w:rsid w:val="00BB16E8"/>
    <w:rsid w:val="00BE49BB"/>
    <w:rsid w:val="00BF1BDC"/>
    <w:rsid w:val="00C24654"/>
    <w:rsid w:val="00C25A5F"/>
    <w:rsid w:val="00C332E6"/>
    <w:rsid w:val="00C8615D"/>
    <w:rsid w:val="00C96B29"/>
    <w:rsid w:val="00CC38F3"/>
    <w:rsid w:val="00CC53F7"/>
    <w:rsid w:val="00CF5A09"/>
    <w:rsid w:val="00CF7325"/>
    <w:rsid w:val="00CF736D"/>
    <w:rsid w:val="00D3159D"/>
    <w:rsid w:val="00D37D4E"/>
    <w:rsid w:val="00D5328F"/>
    <w:rsid w:val="00D55921"/>
    <w:rsid w:val="00D74229"/>
    <w:rsid w:val="00D862DA"/>
    <w:rsid w:val="00D97922"/>
    <w:rsid w:val="00DA356E"/>
    <w:rsid w:val="00DC17D8"/>
    <w:rsid w:val="00DC557C"/>
    <w:rsid w:val="00DF1686"/>
    <w:rsid w:val="00E0494D"/>
    <w:rsid w:val="00E06150"/>
    <w:rsid w:val="00E6215D"/>
    <w:rsid w:val="00E77A92"/>
    <w:rsid w:val="00E81447"/>
    <w:rsid w:val="00E81DA0"/>
    <w:rsid w:val="00E9014C"/>
    <w:rsid w:val="00EA401D"/>
    <w:rsid w:val="00EB3809"/>
    <w:rsid w:val="00EB6991"/>
    <w:rsid w:val="00ED0F7F"/>
    <w:rsid w:val="00EE2466"/>
    <w:rsid w:val="00EF1495"/>
    <w:rsid w:val="00F07044"/>
    <w:rsid w:val="00F153B7"/>
    <w:rsid w:val="00F43F92"/>
    <w:rsid w:val="00F44C68"/>
    <w:rsid w:val="00F72AFA"/>
    <w:rsid w:val="00F815AB"/>
    <w:rsid w:val="00FB11BC"/>
    <w:rsid w:val="00FC0EF8"/>
    <w:rsid w:val="00FC2EF0"/>
    <w:rsid w:val="00FC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66AC4"/>
  <w15:chartTrackingRefBased/>
  <w15:docId w15:val="{DF2AACFF-1709-47A4-B83E-ADB59F013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67A2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867A2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F1495"/>
    <w:pPr>
      <w:ind w:left="720"/>
      <w:contextualSpacing/>
    </w:pPr>
  </w:style>
  <w:style w:type="character" w:styleId="HTMLCite">
    <w:name w:val="HTML Cite"/>
    <w:basedOn w:val="DefaultParagraphFont"/>
    <w:uiPriority w:val="99"/>
    <w:semiHidden/>
    <w:unhideWhenUsed/>
    <w:rsid w:val="00EF1495"/>
    <w:rPr>
      <w:i/>
      <w:iCs/>
    </w:rPr>
  </w:style>
  <w:style w:type="character" w:customStyle="1" w:styleId="reference-accessdate">
    <w:name w:val="reference-accessdate"/>
    <w:basedOn w:val="DefaultParagraphFont"/>
    <w:rsid w:val="00EF1495"/>
  </w:style>
  <w:style w:type="character" w:customStyle="1" w:styleId="nowrap">
    <w:name w:val="nowrap"/>
    <w:basedOn w:val="DefaultParagraphFont"/>
    <w:rsid w:val="00EF1495"/>
  </w:style>
  <w:style w:type="character" w:customStyle="1" w:styleId="qlinkcontainer">
    <w:name w:val="qlink_container"/>
    <w:basedOn w:val="DefaultParagraphFont"/>
    <w:rsid w:val="00BF1BDC"/>
  </w:style>
  <w:style w:type="paragraph" w:styleId="BalloonText">
    <w:name w:val="Balloon Text"/>
    <w:basedOn w:val="Normal"/>
    <w:link w:val="BalloonTextChar"/>
    <w:uiPriority w:val="99"/>
    <w:semiHidden/>
    <w:unhideWhenUsed/>
    <w:rsid w:val="001E1C30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1C30"/>
    <w:rPr>
      <w:rFonts w:ascii="Times New Roman" w:hAnsi="Times New Roman" w:cs="Times New Roman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FC0EF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C0EF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C0EF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0EF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0EF8"/>
    <w:rPr>
      <w:b/>
      <w:bCs/>
      <w:sz w:val="20"/>
      <w:szCs w:val="20"/>
    </w:rPr>
  </w:style>
  <w:style w:type="paragraph" w:customStyle="1" w:styleId="EndNoteBibliographyTitle">
    <w:name w:val="EndNote Bibliography Title"/>
    <w:basedOn w:val="Normal"/>
    <w:rsid w:val="003F4CAD"/>
    <w:pPr>
      <w:spacing w:after="0"/>
      <w:jc w:val="center"/>
    </w:pPr>
    <w:rPr>
      <w:rFonts w:ascii="Calibri" w:hAnsi="Calibri"/>
    </w:rPr>
  </w:style>
  <w:style w:type="paragraph" w:customStyle="1" w:styleId="EndNoteBibliography">
    <w:name w:val="EndNote Bibliography"/>
    <w:basedOn w:val="Normal"/>
    <w:rsid w:val="003F4CAD"/>
    <w:pPr>
      <w:spacing w:line="240" w:lineRule="auto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microsoft.com/office/2011/relationships/people" Target="people.xml"/><Relationship Id="rId13" Type="http://schemas.openxmlformats.org/officeDocument/2006/relationships/theme" Target="theme/theme1.xml"/><Relationship Id="rId21" Type="http://schemas.microsoft.com/office/2016/09/relationships/commentsIds" Target="commentsIds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comments" Target="comments.xml"/><Relationship Id="rId6" Type="http://schemas.microsoft.com/office/2011/relationships/commentsExtended" Target="commentsExtended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image" Target="media/image3.png"/><Relationship Id="rId10" Type="http://schemas.openxmlformats.org/officeDocument/2006/relationships/hyperlink" Target="https://courses.washington.edu/conj/membrane/bilayer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1912</Words>
  <Characters>10905</Characters>
  <Application>Microsoft Macintosh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Tristan Ang</dc:creator>
  <cp:keywords/>
  <dc:description/>
  <cp:lastModifiedBy>Ang Tze Heng, Tristan</cp:lastModifiedBy>
  <cp:revision>16</cp:revision>
  <dcterms:created xsi:type="dcterms:W3CDTF">2018-03-08T02:28:00Z</dcterms:created>
  <dcterms:modified xsi:type="dcterms:W3CDTF">2018-03-22T05:07:00Z</dcterms:modified>
</cp:coreProperties>
</file>